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 xml:space="preserve">The Receiving Party may disclose Confidential Information to its directors, officers, employees, and professional advisers (together, "Representatives") </w:t>
      </w:r>
      <w:del w:id="6" w:author="Oscar" w:date="2026-04-26T06:53:05Z" w16du:dateUtc="2026-04-26T06:53:05Z">
        <w:r>
          <w:delText xml:space="preserve">who have a genuine need to know it</w:delText>
        </w:r>
      </w:del>
      <w:ins w:id="7" w:author="Oscar" w:date="2026-04-26T06:53:05Z" w16du:dateUtc="2026-04-26T06:53:05Z">
        <w:r>
          <w:t xml:space="preserve">and to any member of its corporate group</w:t>
        </w:r>
      </w:ins>
      <w:r>
        <w:t xml:space="preserve"> for the Purpose, provided that the Receiving Party procures that each such Representative </w:t>
      </w:r>
      <w:ins w:id="8" w:author="Oscar" w:date="2026-04-26T06:53:05Z" w16du:dateUtc="2026-04-26T06:53:05Z">
        <w:r>
          <w:t xml:space="preserve">and each such group member </w:t>
        </w:r>
      </w:ins>
      <w:r>
        <w:t xml:space="preserve">is bound by obligations of confidentiality no less onerous than those set out in this Agreement.</w:t>
      </w:r>
      <w:r>
        <w:t xml:space="preserve"> The Receiving Party shall be liable for any breach of this Agreement by its Representatives.</w:t>
      </w:r>
    </w:p>
    <w:p>
      <w:pPr>
        <w:pStyle w:val="Heading2"/>
      </w:pPr>
      <w:r>
        <w:t>4. Exclusions</w:t>
      </w:r>
    </w:p>
    <w:p>
      <w:r>
        <w:t xml:space="preserve">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w:t>
      </w:r>
      <w:del w:id="1" w:author="Oscar" w:date="2026-04-26T06:53:05Z" w16du:dateUtc="2026-04-26T06:53:05Z">
        <w:r>
          <w:delText xml:space="preserve">or </w:delText>
        </w:r>
      </w:del>
      <w:r>
        <w:t xml:space="preserve">(d) is required to be disclosed by law, regulation, or order of a court of competent jurisdiction, provided that the Receiving Party gives the Disclosing Party prompt written notice where lawful to do </w:t>
      </w:r>
      <w:del w:id="2" w:author="Oscar" w:date="2026-04-26T06:53:05Z" w16du:dateUtc="2026-04-26T06:53:05Z">
        <w:r>
          <w:delText xml:space="preserve">so.</w:delText>
        </w:r>
      </w:del>
      <w:ins w:id="3" w:author="Oscar" w:date="2026-04-26T06:53:05Z" w16du:dateUtc="2026-04-26T06:53:05Z">
        <w:r>
          <w:t xml:space="preserve">so; or (e) is independently developed by the Receiving Party without reference to or use of the Disclosing Party's Confidential Information.</w:t>
        </w:r>
      </w:ins>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del w:id="9" w:author="Oscar" w:date="2026-04-26T06:53:05Z" w16du:dateUtc="2026-04-26T06:53:05Z">
        <w:r>
          <w:delText xml:space="preserve">Save for liability which cannot be limited or excluded by applicable law,</w:delText>
        </w:r>
      </w:del>
      <w:ins w:id="10" w:author="Oscar" w:date="2026-04-26T06:53:05Z" w16du:dateUtc="2026-04-26T06:53:05Z">
        <w:r>
          <w:t xml:space="preserve">Subject to the following,</w:t>
        </w:r>
      </w:ins>
      <w:r>
        <w:t xml:space="preserve"> the total aggregate liability of each Party to the other under or in connection with this Agreement, whether in contract, tort (including negligence), breach of statutory duty, or otherwise, shall not exceed one hundred thousand pounds sterling (GBP 100,000).</w:t>
      </w:r>
      <w:ins w:id="11" w:author="Oscar" w:date="2026-04-26T06:53:05Z" w16du:dateUtc="2026-04-26T06:53:05Z">
        <w:r>
          <w:t xml:space="preserve"> This limitation shall not apply to: (a) fraud or fraudulent misrepresentation; (b) wilful misconduct; or (c) any breach of the confidentiality obligations in Clause 2.</w:t>
        </w:r>
      </w:ins>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w:id="4" w:author="Oscar" w:date="2026-04-26T06:53:05Z" w16du:dateUtc="2026-04-26T06:53:05Z">
        <w:r>
          <w:delText xml:space="preserve">The parties submit to the exclusive jurisdiction of the courts of England and Wales for the resolution of all disputes arising out of or in connection with this Agreement.</w:delText>
        </w:r>
      </w:del>
      <w:ins w:id="5" w:author="Oscar" w:date="2026-04-26T06:53:05Z" w16du:dateUtc="2026-04-26T06:53:05Z">
        <w:r>
          <w:t xml:space="preserve">Any dispute arising out of or in connection with this Agreement shall be referred to and finally resolved by arbitration under the LCIA Rules, which Rules are deemed to be incorporated by reference into this clause. The seat of arbitration shall be London. The number of arbitrators shall be one. The language of the arbitration shall be English. The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