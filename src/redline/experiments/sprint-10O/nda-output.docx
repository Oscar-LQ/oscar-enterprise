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 xml:space="preserve">The Receiving Party may disclose Confidential Information to its directors, officers, employees, and professional advisers (together, "Representatives") who have a genuine need to know it for the Purpose, </w:t>
      </w:r>
      <w:ins w:id="1" w:author="Oscar" w:date="2026-04-26T07:41:19Z" w16du:dateUtc="2026-04-26T07:41:19Z">
        <w:r>
          <w:t xml:space="preserve">and to the directors, officers, employees, and professional advisers of its group companies (meaning any parent company, subsidiary, or affiliate of the Receiving Party) who have a genuine need to know it for the Purpose, </w:t>
        </w:r>
      </w:ins>
      <w:r>
        <w:t xml:space="preserve">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w:t>
      </w:r>
      <w:r>
        <w:t xml:space="preserve">; </w:t>
      </w:r>
      <w:del w:id="4" w:author="Oscar" w:date="2026-04-26T07:41:19Z" w16du:dateUtc="2026-04-26T07:41:19Z">
        <w:r>
          <w:delText xml:space="preserve">or (d)</w:delText>
        </w:r>
      </w:del>
      <w:ins w:id="5" w:author="Oscar" w:date="2026-04-26T07:41:19Z" w16du:dateUtc="2026-04-26T07:41:19Z">
        <w:r>
          <w:t xml:space="preserve">(d) is independently developed by or on behalf of the Receiving Party without use of or reference to the Disclosing Party's Confidential Information; or (e)</w:t>
        </w:r>
      </w:ins>
      <w:r>
        <w:t xml:space="preserve">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 xml:space="preserve">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w:t>
      </w:r>
      <w:del w:id="2" w:author="Oscar" w:date="2026-04-26T07:41:19Z" w16du:dateUtc="2026-04-26T07:41:19Z">
        <w:r>
          <w:delText xml:space="preserve">100,000).</w:delText>
        </w:r>
      </w:del>
      <w:ins w:id="3" w:author="Oscar" w:date="2026-04-26T07:41:19Z" w16du:dateUtc="2026-04-26T07:41:19Z">
        <w:r>
          <w:t xml:space="preserve">100,000), save that this cap shall not apply to liability for fraud, wilful misconduct, or breach of the confidentiality obligations under this Agreement.</w:t>
        </w:r>
      </w:ins>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del w:id="6" w:author="Oscar" w:date="2026-04-26T07:41:19Z" w16du:dateUtc="2026-04-26T07:41:19Z">
        <w:r>
          <w:delText xml:space="preserve">The parties submit to the exclusive jurisdiction of the courts of England and Wales for the resolution of all disputes arising out of or</w:delText>
        </w:r>
      </w:del>
      <w:ins w:id="7" w:author="Oscar" w:date="2026-04-26T07:41:19Z" w16du:dateUtc="2026-04-26T07:41:19Z">
        <w:r>
          <w:t xml:space="preserve">Any dispute arising out of or in connection with this Agreement, including any question regarding its existence, validity, or termination, shall be finally resolved by arbitration under the LCIA Rules, which Rules are deemed incorporated herein by reference. The seat of arbitration shall be London, England, there shall be a sole arbitrator appointed</w:t>
        </w:r>
      </w:ins>
      <w:r>
        <w:t xml:space="preserve"> in </w:t>
      </w:r>
      <w:del w:id="8" w:author="Oscar" w:date="2026-04-26T07:41:19Z" w16du:dateUtc="2026-04-26T07:41:19Z">
        <w:r>
          <w:delText xml:space="preserve">connection</w:delText>
        </w:r>
      </w:del>
      <w:ins w:id="9" w:author="Oscar" w:date="2026-04-26T07:41:19Z" w16du:dateUtc="2026-04-26T07:41:19Z">
        <w:r>
          <w:t xml:space="preserve">accordance</w:t>
        </w:r>
      </w:ins>
      <w:r>
        <w:t xml:space="preserve"> with </w:t>
      </w:r>
      <w:del w:id="10" w:author="Oscar" w:date="2026-04-26T07:41:19Z" w16du:dateUtc="2026-04-26T07:41:19Z">
        <w:r>
          <w:delText xml:space="preserve">this Agreement.</w:delText>
        </w:r>
      </w:del>
      <w:ins w:id="11" w:author="Oscar" w:date="2026-04-26T07:41:19Z" w16du:dateUtc="2026-04-26T07:41:19Z">
        <w:r>
          <w:t xml:space="preserve">the LCIA Rules, the language of the arbitration shall be English, and the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