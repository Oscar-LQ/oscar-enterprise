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This Mutual Non-Disclosure Agreement (this "Agreement") is entered into as of 1 April 2026 by and between Acme Holdings Limited, a company incorporated in England and Wales with company number 12345678 whose registered office is at 1 Example Street, London EC1A 1AA ("Acme"), and Zenith Partners Limited, a company incorporated in England and Wales with company number 87654321 whose registered office is at 99 Sample Road, Manchester M1 1AA ("Zenith"). Acme and Zenith are each referred to as a "Party" and together as the "Parties".</w:t>
      </w:r>
    </w:p>
    <w:p>
      <w:pPr>
        <w:pStyle w:val="Heading2"/>
      </w:pPr>
      <w:r>
        <w:t>1. Definitions</w:t>
      </w:r>
    </w:p>
    <w:p>
      <w:r>
        <w:t>In this Agreement, "Confidential Information" means any information, whether written, oral, electronic, or in any other form, disclosed by one Party (the "Disclosing Party") to the other Party (the "Receiving Party") in connection with the Purpose, including without limitation technical, commercial, financial, operational, and strategic information, whether or not marked or described as confidential. "Purpose" means the Parties' evaluation of a potential commercial collaboration relating to the supply of professional services by Zenith to Acme.</w:t>
      </w:r>
    </w:p>
    <w:p>
      <w:pPr>
        <w:pStyle w:val="Heading2"/>
      </w:pPr>
      <w:r>
        <w:t>2. Confidentiality Obligations</w:t>
      </w:r>
    </w:p>
    <w:p>
      <w:r>
        <w:t>Each Receiving Party shall keep the Disclosing Party's Confidential Information strictly confidential and shall not disclose it to any third party without the prior written consent of the Disclosing Party. The Receiving Party shall use the Confidential Information solely for the Purpose and shall take all reasonable steps to protect the Confidential Information from unauthorised use or disclosure, including steps at least as stringent as those it takes to protect its own confidential information of similar importance.</w:t>
      </w:r>
    </w:p>
    <w:p>
      <w:pPr>
        <w:pStyle w:val="Heading2"/>
      </w:pPr>
      <w:r>
        <w:t>3. Permitted Disclosures</w:t>
      </w:r>
    </w:p>
    <w:p>
      <w:r>
        <w:t>The Receiving Party may disclose Confidential Information to its directors, officers, employees, and professional advisers (together, "Representatives") who have a genuine need to know it for the Purpose, provided that the Receiving Party procures that each such Representative is bound by obligations of confidentiality no less onerous than those set out in this Agreement. The Receiving Party shall be liable for any breach of this Agreement by its Representatives.</w:t>
      </w:r>
    </w:p>
    <w:p>
      <w:pPr>
        <w:pStyle w:val="Heading2"/>
      </w:pPr>
      <w:r>
        <w:t>4. Exclusions</w:t>
      </w:r>
    </w:p>
    <w:p>
      <w:r>
        <w:t>The obligations in this Agreement do not apply to information which: (a) is or becomes publicly available other than through a breach of this Agreement; (b) was lawfully in the possession of the Receiving Party without an obligation of confidence prior to disclosure; (c) is lawfully obtained from a third party without breach of any obligation of confidence; or (d) is required to be disclosed by law, regulation, or order of a court of competent jurisdiction, provided that the Receiving Party gives the Disclosing Party prompt written notice where lawful to do so.</w:t>
      </w:r>
    </w:p>
    <w:p>
      <w:pPr>
        <w:pStyle w:val="Heading2"/>
      </w:pPr>
      <w:r>
        <w:t>5. Term</w:t>
      </w:r>
    </w:p>
    <w:p>
      <w:r>
        <w:t>This Agreement shall commence on the date first written above and shall continue in force for a period of two (2) years, after which it shall automatically terminate. The confidentiality obligations in Clause 2 shall survive termination for a further period of three (3) years.</w:t>
      </w:r>
    </w:p>
    <w:p>
      <w:pPr>
        <w:pStyle w:val="Heading2"/>
      </w:pPr>
      <w:r>
        <w:t>6. Return or Destruction of Information</w:t>
      </w:r>
    </w:p>
    <w:p>
      <w:r>
        <w:t>Upon written request of the Disclosing Party, or on termination of this Agreement, the Receiving Party shall, at the Disclosing Party's option, promptly return or destroy all Confidential Information of the Disclosing Party in its possession or control, together with all copies, extracts, and notes containing or derived from such information, and shall certify such return or destruction in writing. The Receiving Party may retain one copy of any Confidential Information where required by applicable law or its reasonable internal record-keeping policies, provided that such retained copy remains subject to this Agreement.</w:t>
      </w:r>
    </w:p>
    <w:p>
      <w:pPr>
        <w:pStyle w:val="Heading2"/>
      </w:pPr>
      <w:r>
        <w:t>7. Limitation of Liability</w:t>
      </w:r>
    </w:p>
    <w:p>
      <w:r>
        <w:t>Save for liability which cannot be limited or excluded by applicable law, the total aggregate liability of each Party to the other under or in connection with this Agreement, whether in contract, tort (including negligence), breach of statutory duty, or otherwise, shall not exceed one hundred thousand pounds sterling (GBP 100,000).</w:t>
      </w:r>
    </w:p>
    <w:p>
      <w:pPr>
        <w:pStyle w:val="Heading2"/>
      </w:pPr>
      <w:r>
        <w:t>8. No Licence</w:t>
      </w:r>
    </w:p>
    <w:p>
      <w:r>
        <w:t>Nothing in this Agreement grants any licence or right in or to any Confidential Information, patent, copyright, trademark, or other intellectual property right of either Party, whether by implication, estoppel, or otherwise.</w:t>
      </w:r>
    </w:p>
    <w:p>
      <w:pPr>
        <w:pStyle w:val="Heading2"/>
      </w:pPr>
      <w:r>
        <w:t>9. Governing Law and Dispute Resolution</w:t>
      </w:r>
    </w:p>
    <w:p>
      <w:r>
        <w:t xml:space="preserve">This Agreement and any dispute or claim arising out of or in connection with it or its subject matter or formation (including non-contractual disputes or claims) shall be governed by and construed in accordance with the laws of England and Wales. The parties submit to </w:t>
      </w:r>
      <w:del xmlns:ns0="http://schemas.microsoft.com/office/word/2023/wordml/word16du" w:id="1" w:author="Oscar" w:date="2026-04-19T23:25:34Z" ns0:dateUtc="2026-04-19T23:25:34Z">
        <w:r>
          <w:delText>the exclusive jurisdiction of the courts of England and Wales</w:delText>
        </w:r>
      </w:del>
      <w:ins xmlns:ns0="http://schemas.microsoft.com/office/word/2023/wordml/word16du" w:id="2" w:author="Oscar" w:date="2026-04-19T23:25:34Z" ns0:dateUtc="2026-04-19T23:25:34Z">
        <w:r>
          <w:rPr>
            <w:b w:val="0"/>
            <w:i w:val="0"/>
          </w:rPr>
          <w:t>binding arbitration under the LCIA Rules</w:t>
        </w:r>
      </w:ins>
      <w:r>
        <w:t xml:space="preserve"> for the resolution of all disputes arising out of or in connection with this Agreement.</w:t>
      </w:r>
      <w:ins xmlns:ns0="http://schemas.microsoft.com/office/word/2023/wordml/word16du" w:id="3" w:author="Oscar" w:date="2026-04-19T23:25:41Z" ns0:dateUtc="2026-04-19T23:25:41Z">
        <w:r>
          <w:t xml:space="preserve"> The seat of arbitration shall be London, England; the language English; the tribunal shall consist of a sole arbitrator; and the award shall be final and binding on the parties.</w:t>
        </w:r>
      </w:ins>
    </w:p>
    <w:p>
      <w:pPr>
        <w:pStyle w:val="Heading2"/>
      </w:pPr>
      <w:r>
        <w:t>10. General</w:t>
      </w:r>
    </w:p>
    <w:p>
      <w:r>
        <w:t>This Agreement constitutes the entire agreement between the Parties in relation to its subject matter and supersedes all prior communications, understandings, and agreements. No amendment of this Agreement shall be effective unless in writing and signed by authorised representatives of both Parties. This Agreement may be executed in counterparts, each of which shall be deemed an original, and all of which together shall constitute one and the same instrument.</w:t>
      </w:r>
    </w:p>
    <w:p>
      <w:r>
        <w:t>SIGNED for and on behalf of Acme Holdings Limited by an authorised representative.</w:t>
      </w:r>
    </w:p>
    <w:p>
      <w:r>
        <w:t>SIGNED for and on behalf of Zenith Partners Limited by an authorised representative.</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s>
</file>

<file path=word/commentsExtended1.xml><?xml version="1.0" encoding="utf-8"?>
<w15:commentsEx xmlns:w15="http://schemas.microsoft.com/office/word/2012/wordml"/>
</file>

<file path=word/commentsExtensible1.xml><?xml version="1.0" encoding="utf-8"?>
<w16cex:commentsExtensible xmlns:w16cex="http://schemas.microsoft.com/office/word/2018/wordml/cex"/>
</file>

<file path=word/commentsIds1.xml><?xml version="1.0" encoding="utf-8"?>
<w16cid:commentsIds xmlns:w16cid="http://schemas.microsoft.com/office/word/2016/wordml/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