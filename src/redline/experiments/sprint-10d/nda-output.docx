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del xmlns:ns0="http://schemas.microsoft.com/office/word/2023/wordml/word16du" w:id="1" w:author="Oscar" w:date="2026-04-19T22:17:01Z" ns0:dateUtc="2026-04-19T22:17:01Z">
        <w:del w:id="3" w:author="Oscar" w:date="2026-04-19T22:17:16Z" ns0:dateUtc="2026-04-19T22:17:16Z">
          <w:r>
            <w:delText/>
          </w:r>
        </w:del>
        <w:ins w:id="4" w:author="Oscar" w:date="2026-04-19T22:17:16Z" ns0:dateUtc="2026-04-19T22:17:16Z">
          <w:r>
            <w:rPr>
              <w:b w:val="0"/>
              <w:i w:val="0"/>
            </w:rPr>
            <w:t>Any dispute arising out of or in connection with this Agreement shall be finally resolved by binding arbitration under the LCIA Rules, seated in London, England, conducted in the English language by a sole arbitrator, and the arbitration award shall be final and binding on the parties.</w:t>
          </w:r>
        </w:ins>
      </w:del>
      <w:ins xmlns:ns0="http://schemas.microsoft.com/office/word/2023/wordml/word16du" w:id="2" w:author="Oscar" w:date="2026-04-19T22:17:01Z" ns0:dateUtc="2026-04-19T22:17:01Z">
        <w:r>
          <w:rPr>
            <w:b w:val="0"/>
            <w:i w:val="0"/>
          </w:rPr>
          <w:t>Any dispute arising out of or in connection with this Agreement shall be finally resolved by binding arbitration under the LCIA Rules, seated in London, England, conducted in the English language by a sole arbitrator, and the arbitration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