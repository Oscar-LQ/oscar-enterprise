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cap on liability shall be </w:t>
      </w:r>
      <w:ins w:id="100" w:author="Counterparty Counsel" w:date="2026-04-26T00:00:00Z">
        <w:r>
          <w:t xml:space="preserve">GBP </w:t>
        </w:r>
        <w:del w:id="101" w:author="Acme Counsel" w:date="2026-04-26T00:00:00Z">
          <w:r>
            <w:delText xml:space="preserve">50,000</w:delText>
          </w:r>
        </w:del>
      </w:ins>
      <w:ins w:id="102" w:author="Acme Counsel" w:date="2026-04-26T00:00:00Z">
        <w:r>
          <w:t xml:space="preserve">100,000</w:t>
        </w:r>
      </w:ins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