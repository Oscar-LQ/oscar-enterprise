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 xml:space="preserve">In this Agreement, </w:t>
        <w:t xml:space="preserve">"Confidential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t>
      </w:r>
      <w:del w:id="6" w:author="Zenith Counsel" w:date="2026-04-26T13:25:32Z" w16du:dateUtc="2026-04-26T13:25:32Z">
        <w:r>
          <w:delText xml:space="preserve">whether or not marked or described as confidential.</w:delText>
        </w:r>
      </w:del>
      <w:r>
        <w:t xml:space="preserve"> "Purpose" means the Parties' </w:t>
        <w:t xml:space="preserve">evaluation</w:t>
        <w:t xml:space="preserve"> of a potential commercial collaboration relating to the supply of professional services by Zenith to Acme.</w:t>
      </w:r>
    </w:p>
    <w:p>
      <w:pPr>
        <w:pStyle w:val="Heading2"/>
      </w:pPr>
      <w:r>
        <w:t>2. Confidentiality Obligations</w:t>
      </w:r>
    </w:p>
    <w:p>
      <w:r>
        <w:t xml:space="preserve">Each Receiving Party shall keep the Disclosing Party's Confidential Information strictly confidential and </w:t>
        <w:t xml:space="preserve">shall not disclose it to any third party without the prior written consent of the Disclosing </w:t>
        <w:t xml:space="preserve">Party</w:t>
        <w:t>.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 xml:space="preserve">The Receiving Party may disclose Confidential Information to its directors, officers, employees, and professional advisers </w:t>
      </w:r>
      <w:commentRangeStart w:id="2"/>
      <w:ins w:id="10" w:author="Zenith Counsel" w:date="2026-04-26T13:25:32Z" w16du:dateUtc="2026-04-26T13:25:32Z">
        <w:r>
          <w:t xml:space="preserve">and its Affiliates, </w:t>
        </w:r>
        <w:del w:id="11" w:author="Acme Counsel" w:date="2026-04-26T00:00:00Z">
          <w:r>
            <w:delText xml:space="preserve">and to its contractors and subcontractors engaged in connection with the Purpose, </w:delText>
          </w:r>
        </w:del>
        <w:r>
          <w:t xml:space="preserve">where "Affiliates" means entities controlling, controlled by or under common control with a Party</w:t>
        </w:r>
        <w:del w:id="12" w:author="Acme Counsel" w:date="2026-04-26T00:00:00Z">
          <w:r>
            <w:delText xml:space="preserve"> </w:delText>
          </w:r>
        </w:del>
      </w:ins>
      <w:commentRangeEnd w:id="2"/>
      <w:r>
        <w:commentReference w:id="2"/>
      </w:r>
      <w:r>
        <w:t xml:space="preserve">(together,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w:t>
        <w:t xml:space="preserve">Representatives.</w:t>
      </w:r>
    </w:p>
    <w:p>
      <w:pPr>
        <w:pStyle w:val="Heading2"/>
      </w:pPr>
      <w:r>
        <w:t>4. Exclusions</w:t>
      </w:r>
    </w:p>
    <w:p>
      <w:r>
        <w:t xml:space="preserve">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w:t>
        <w:t xml:space="preserve">or order of </w:t>
        <w:t xml:space="preserve">a court of competent jurisdiction,</w:t>
        <w:t xml:space="preserve"> provided that the Receiving Party gives the Disclosing Party prompt written notice where lawful to do </w:t>
        <w:t xml:space="preserve">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commentRangeStart w:id="1"/>
      <w:r>
        <w:t xml:space="preserve">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w:t>
        <w:t xml:space="preserve">The Receiving Party may retain one copy of any Confidential Information where required by applicable law or its reasonable internal record-keeping policies, provided that such retained copy remains subject to this Agreement.</w:t>
        <w:t xml:space="preserve"> Without limiting the foregoing, the Receiving Party is not required to delete Confidential Information from automatic electronic backup or archival systems where deletion is not reasonably practicable, provided that any such information is not restored or accessed except as required for legal, regulatory, compliance, or business continuity purposes and remains subject to the terms of this Agreement.</w:t>
      </w:r>
      <w:commentRangeEnd w:id="1"/>
      <w:r>
        <w:commentReference w:id="1"/>
      </w:r>
    </w:p>
    <w:p>
      <w:pPr>
        <w:pStyle w:val="Heading2"/>
      </w:pPr>
      <w:r>
        <w:t>7. Limitation of Liability</w:t>
      </w:r>
    </w:p>
    <w:p>
      <w:r>
        <w:t xml:space="preserve">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 xml:space="preserve">Nothing in this Agreement grants any licence or right in or to any Confidential Information, patent, copyright, trademark, or other intellectual property right of either Party, </w:t>
        <w:t>whether by implication, estoppel, or otherwise.</w:t>
      </w:r>
    </w:p>
    <w:p/>
    <w:p>
      <w:pPr>
        <w:pStyle w:val="Heading2"/>
      </w:pPr>
      <w:r>
        <w:t>9. Governing Law and Dispute Resolution</w:t>
      </w:r>
    </w:p>
    <w:p>
      <w:r>
        <w:t>This Agreement and any dispute or claim arising out of or in connection with it or its subject matter or formation (including non-contractual disputes or claims) shall be governed by and construed in accordance with the laws of England and Wales. The parties submit to the exclusive jurisdiction of the courts of England and Wales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w:comment w:id="1" w:author="Acme Counsel" w:initials="AC" w:date="2026-04-26T00:00:00Z">
    <w:p xmlns:ns0="http://schemas.microsoft.com/office/word/2010/wordml" ns0:paraId="000003E9">
      <w:r>
        <w:t>Accepted — the backup-system carve-out is operationally reasonable and remains constrained by non-access, limited-purpose access and continued confidentiality obligations.</w:t>
      </w:r>
    </w:p>
  </w:comment>
  <w:comment w:id="2" w:author="Acme Counsel" w:initials="AC" w:date="2026-04-26T00:00:00Z">
    <w:p xmlns:ns0="http://schemas.microsoft.com/office/word/2010/wordml" ns0:paraId="000003EA">
      <w:r>
        <w:t>Counter-proposed Affiliates only, as extending automatic disclosure rights to contractors and subcontractors materially widens the disclosure perimeter beyond what Acme can readily monitor.</w:t>
      </w:r>
    </w:p>
  </w:comment>
</w:comments>
</file>

<file path=word/commentsExtended1.xml><?xml version="1.0" encoding="utf-8"?>
<w15:commentsEx xmlns:w15="http://schemas.microsoft.com/office/word/2012/wordml" xmlns:mc="http://schemas.openxmlformats.org/markup-compatibility/2006" mc:Ignorable="w15">
  <w15:commentEx w15:paraId="000003E9" w15:done="0"/>
  <w15:commentEx w15:paraId="000003EA" w15:done="0"/>
</w15:commentsEx>
</file>

<file path=word/commentsExtensible1.xml><?xml version="1.0" encoding="utf-8"?>
<w16cex:commentsExtensible xmlns:w16cex="http://schemas.microsoft.com/office/word/2018/wordml/cex">
  <w16cex:commentExtensible w16cex:durableId="A5A5A64C" w16cex:dateUtc="2026-04-26T00:00:00Z"/>
  <w16cex:commentExtensible w16cex:durableId="A5A5A64F" w16cex:dateUtc="2026-04-26T00:00:00Z"/>
</w16cex:commentsExtensible>
</file>

<file path=word/commentsIds1.xml><?xml version="1.0" encoding="utf-8"?>
<w16cid:commentsIds xmlns:w16cid="http://schemas.microsoft.com/office/word/2016/wordml/cid">
  <w16cid:commentId w16cid:paraId="000003E9" w16cid:durableId="A5A5A64C"/>
  <w16cid:commentId w16cid:paraId="000003EA" w16cid:durableId="A5A5A6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