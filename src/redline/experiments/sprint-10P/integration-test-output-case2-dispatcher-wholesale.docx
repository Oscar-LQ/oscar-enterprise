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The cap on liability shall be </w:t>
      </w:r>
      <w:ins w:id="100" w:author="Counterparty Counsel" w:date="2026-04-26T00:00:00Z">
        <w:del w:id="101" w:author="Acme Counsel" w:date="2026-04-26T00:00:00Z">
          <w:r>
            <w:delText xml:space="preserve">GBP 50,000</w:delText>
          </w:r>
        </w:del>
      </w:ins>
      <w:ins w:id="102" w:author="Acme Counsel" w:date="2026-04-26T00:00:00Z">
        <w:r>
          <w:t xml:space="preserve">the agreed sum of one hundred thousand pounds sterling</w:t>
        </w:r>
      </w:ins>
      <w:r>
        <w:t xml:space="preserve"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