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The parties submit to </w:t>
      </w:r>
      <w:del xmlns:ns0="http://schemas.microsoft.com/office/word/2023/wordml/word16du" w:id="1" w:author="Oscar" w:date="2026-04-20T08:15:58Z" ns0:dateUtc="2026-04-20T08:15:58Z">
        <w:r>
          <w:delText>the exclusive jurisdiction of the courts of England and Wales</w:delText>
        </w:r>
      </w:del>
      <w:ins xmlns:ns0="http://schemas.microsoft.com/office/word/2023/wordml/word16du" w:id="2" w:author="Oscar" w:date="2026-04-20T08:15:58Z" ns0:dateUtc="2026-04-20T08:15:58Z">
        <w:r>
          <w:rPr>
            <w:b w:val="0"/>
            <w:i w:val="0"/>
          </w:rPr>
          <w:t>binding arbitration under the LCIA Rules</w:t>
        </w:r>
      </w:ins>
      <w:r>
        <w:t xml:space="preserve"> for the resolution of all disputes arising out of or in connection with this Agreement.</w:t>
      </w:r>
      <w:ins xmlns:ns0="http://schemas.microsoft.com/office/word/2023/wordml/word16du" w:id="3" w:author="Oscar" w:date="2026-04-20T08:16:00Z" ns0:dateUtc="2026-04-20T08:16:00Z">
        <w:r>
          <w:t xml:space="preserve"> The seat of arbitration shall be London, England; the language English; the tribunal shall consist of a sole arbitrator;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