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The parties </w:t>
      </w:r>
      <w:del xmlns:ns0="http://schemas.microsoft.com/office/word/2023/wordml/word16du" w:id="1" w:author="Oscar" w:date="2026-04-20T00:05:42Z" ns0:dateUtc="2026-04-20T00:05:42Z">
        <w:r>
          <w:delText>submit to the exclusive jurisdiction of the courts of England and Wales</w:delText>
        </w:r>
      </w:del>
      <w:ins xmlns:ns0="http://schemas.microsoft.com/office/word/2023/wordml/word16du" w:id="2" w:author="Oscar" w:date="2026-04-20T00:05:42Z" ns0:dateUtc="2026-04-20T00:05:42Z">
        <w:r>
          <w:rPr>
            <w:b w:val="0"/>
            <w:i w:val="0"/>
          </w:rPr>
          <w:t>irrevocably submit to binding arbitration under the LCIA Rules, seated in London, England, conducted in the English language, and administered by one sole arbitrator, such arbitration being final and binding on the parties,</w:t>
        </w:r>
      </w:ins>
      <w:r>
        <w:t xml:space="preserve"> for the resolution of all disputes arising out of or in connection with this Agreement.</w:t>
      </w:r>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s>
</file>

<file path=word/commentsExtended1.xml><?xml version="1.0" encoding="utf-8"?>
<w15:commentsEx xmlns:w15="http://schemas.microsoft.com/office/word/2012/wordml"/>
</file>

<file path=word/commentsExtensible1.xml><?xml version="1.0" encoding="utf-8"?>
<w16cex:commentsExtensible xmlns:w16cex="http://schemas.microsoft.com/office/word/2018/wordml/cex"/>
</file>

<file path=word/commentsIds1.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