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cap on liability shall be </w:t>
      </w:r>
      <w:ins w:id="100" w:author="Counterparty Counsel" w:date="2026-04-26T00:00:00Z">
        <w:r>
          <w:t xml:space="preserve">GBP </w:t>
        </w:r>
      </w:ins>
      <w:commentRangeStart w:id="1"/>
      <w:del w:id="101" w:author="Acme Counsel" w:date="2026-04-26T08:23:18Z" w16du:dateUtc="2026-04-26T08:23:18Z">
        <w:r>
          <w:delText>50,000</w:delText>
        </w:r>
      </w:del>
      <w:ins w:id="102" w:author="Acme Counsel" w:date="2026-04-26T08:23:18Z" w16du:dateUtc="2026-04-26T08:23:18Z">
        <w:r>
          <w:t>100,000</w:t>
        </w:r>
      </w:ins>
      <w:commentRangeEnd w:id="1"/>
      <w:r>
        <w:rPr>
          <w:rStyle w:val="CommentReference"/>
        </w:rPr>
        <w:commentReference w:id="1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Acme Counsel" w:date="2026-04-26T08:23:18Z" w:initials="AC">
    <w:p w14:paraId="1B18147D" w14:textId="77777777" w:rsidR="C2D9828D" w:rsidRDefault="C2D9828D" w:rsidP="C2D9828D">
      <w:pPr>
        <w:pStyle w:val="CommentText"/>
      </w:pPr>
      <w:r>
        <w:rPr>
          <w:rStyle w:val="CommentReference"/>
        </w:rPr>
        <w:annotationRef/>
      </w:r>
      <w:r>
        <w:t>Counter-propose GBP 100,000</w:t>
      </w:r>
    </w:p>
  </w:comment>
</w:comments>
</file>

<file path=word/commentsExtended1.xml><?xml version="1.0" encoding="utf-8"?>
<w15:commentsEx xmlns:w15="http://schemas.microsoft.com/office/word/2012/wordml">
  <w15:commentEx w15:paraId="1B18147D" w15:done="0"/>
</w15:commentsEx>
</file>

<file path=word/commentsExtensible1.xml><?xml version="1.0" encoding="utf-8"?>
<w16cex:commentsExtensible xmlns:w16cex="http://schemas.microsoft.com/office/word/2018/wordml/cex">
  <w16cex:commentExtensible w16cex:durableId="7313FFE7" w16cex:dateUtc="2026-04-26T08:23:18Z"/>
</w16cex:commentsExtensible>
</file>

<file path=word/commentsIds1.xml><?xml version="1.0" encoding="utf-8"?>
<w16cid:commentsIds xmlns:w16cid="http://schemas.microsoft.com/office/word/2016/wordml/cid">
  <w16cid:commentId w16cid:paraId="1B18147D" w16cid:durableId="7313FF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