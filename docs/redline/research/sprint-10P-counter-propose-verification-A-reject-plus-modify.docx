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1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cap on liability shall be </w:t>
      </w:r>
      <w:commentRangeStart w:id="1"/>
      <w:ins w:id="101" w:author="Acme Counsel" w:date="2026-04-26T08:22:42Z" w16du:dateUtc="2026-04-26T08:22:42Z">
        <w:r>
          <w:t>GBP 100,000</w:t>
        </w:r>
      </w:ins>
      <w:commentRangeEnd w:id="1"/>
      <w:r>
        <w:rPr>
          <w:rStyle w:val="CommentReference"/>
        </w:rPr>
        <w:commentReference w:id="1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1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Acme Counsel" w:date="2026-04-26T08:22:42Z" w:initials="AC">
    <w:p w14:paraId="0204D74A" w14:textId="77777777" w:rsidR="B6E61A50" w:rsidRDefault="B6E61A50" w:rsidP="B6E61A50">
      <w:pPr>
        <w:pStyle w:val="CommentText"/>
      </w:pPr>
      <w:r>
        <w:rPr>
          <w:rStyle w:val="CommentReference"/>
        </w:rPr>
        <w:annotationRef/>
      </w:r>
      <w:r>
        <w:t>Counter-propose GBP 100,000 instead</w:t>
      </w:r>
    </w:p>
  </w:comment>
</w:comments>
</file>

<file path=word/commentsExtended1.xml><?xml version="1.0" encoding="utf-8"?>
<w15:commentsEx xmlns:w15="http://schemas.microsoft.com/office/word/2012/wordml">
  <w15:commentEx w15:paraId="0204D74A" w15:done="0"/>
</w15:commentsEx>
</file>

<file path=word/commentsExtensible1.xml><?xml version="1.0" encoding="utf-8"?>
<w16cex:commentsExtensible xmlns:w16cex="http://schemas.microsoft.com/office/word/2018/wordml/cex">
  <w16cex:commentExtensible w16cex:durableId="06344C5E" w16cex:dateUtc="2026-04-26T08:22:42Z"/>
</w16cex:commentsExtensible>
</file>

<file path=word/commentsIds1.xml><?xml version="1.0" encoding="utf-8"?>
<w16cid:commentsIds xmlns:w16cid="http://schemas.microsoft.com/office/word/2016/wordml/cid">
  <w16cid:commentId w16cid:paraId="0204D74A" w16cid:durableId="06344C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1.xm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